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28AB" w14:textId="337B6605" w:rsidR="00275D42" w:rsidRPr="00275D42" w:rsidRDefault="00275D42" w:rsidP="00275D42">
      <w:pPr>
        <w:jc w:val="center"/>
        <w:rPr>
          <w:ins w:id="0" w:author="Hoàng Trương" w:date="2025-08-30T18:48:00Z" w16du:dateUtc="2025-08-30T11:48:00Z"/>
          <w:sz w:val="40"/>
          <w:szCs w:val="40"/>
        </w:rPr>
      </w:pPr>
      <w:r w:rsidRPr="00275D42">
        <w:rPr>
          <w:sz w:val="40"/>
          <w:szCs w:val="40"/>
        </w:rPr>
        <w:t>Bài 15: Spring Jpa</w:t>
      </w:r>
    </w:p>
    <w:p w14:paraId="21C1D8D6" w14:textId="32CC2FB2" w:rsidR="00275D42" w:rsidRDefault="00275D42" w:rsidP="00275D42">
      <w:pPr>
        <w:rPr>
          <w:color w:val="EE0000"/>
          <w:sz w:val="28"/>
          <w:szCs w:val="28"/>
        </w:rPr>
      </w:pPr>
      <w:r w:rsidRPr="00275D42">
        <w:rPr>
          <w:color w:val="EE0000"/>
          <w:sz w:val="28"/>
          <w:szCs w:val="28"/>
        </w:rPr>
        <w:t>Giải thích 1:</w:t>
      </w:r>
    </w:p>
    <w:p w14:paraId="1365C679" w14:textId="01DF674C" w:rsidR="00275D42" w:rsidRPr="00275D42" w:rsidRDefault="00275D42" w:rsidP="00275D42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// code</w:t>
      </w:r>
    </w:p>
    <w:p w14:paraId="270EA0C6" w14:textId="4B9805BF" w:rsidR="00275D42" w:rsidRDefault="00275D42" w:rsidP="00275D42">
      <w:p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t>StringBuilder sqlCountQuery = new StringBuilder("select count(u) from User u where 1=1");</w:t>
      </w:r>
      <w:r w:rsidRPr="00275D42">
        <w:rPr>
          <w:color w:val="000000" w:themeColor="text1"/>
          <w:sz w:val="28"/>
          <w:szCs w:val="28"/>
        </w:rPr>
        <w:br/>
      </w:r>
      <w:r w:rsidRPr="00275D42">
        <w:rPr>
          <w:color w:val="000000" w:themeColor="text1"/>
          <w:sz w:val="28"/>
          <w:szCs w:val="28"/>
        </w:rPr>
        <w:br/>
        <w:t>if(StringUtils.</w:t>
      </w:r>
      <w:r w:rsidRPr="00275D42">
        <w:rPr>
          <w:i/>
          <w:iCs/>
          <w:color w:val="000000" w:themeColor="text1"/>
          <w:sz w:val="28"/>
          <w:szCs w:val="28"/>
        </w:rPr>
        <w:t>hasLength</w:t>
      </w:r>
      <w:r w:rsidRPr="00275D42">
        <w:rPr>
          <w:color w:val="000000" w:themeColor="text1"/>
          <w:sz w:val="28"/>
          <w:szCs w:val="28"/>
        </w:rPr>
        <w:t>(search)){</w:t>
      </w:r>
      <w:r w:rsidRPr="00275D42">
        <w:rPr>
          <w:color w:val="000000" w:themeColor="text1"/>
          <w:sz w:val="28"/>
          <w:szCs w:val="28"/>
        </w:rPr>
        <w:br/>
        <w:t xml:space="preserve">    sqlCountQuery.append(" and ( lower(u.firstName) like lower(1)");</w:t>
      </w:r>
      <w:r w:rsidRPr="00275D42">
        <w:rPr>
          <w:color w:val="000000" w:themeColor="text1"/>
          <w:sz w:val="28"/>
          <w:szCs w:val="28"/>
        </w:rPr>
        <w:br/>
        <w:t xml:space="preserve">    sqlCountQuery.append(" or lower(u.lastName) like lower(2)");</w:t>
      </w:r>
      <w:r w:rsidRPr="00275D42">
        <w:rPr>
          <w:color w:val="000000" w:themeColor="text1"/>
          <w:sz w:val="28"/>
          <w:szCs w:val="28"/>
        </w:rPr>
        <w:br/>
        <w:t xml:space="preserve">    sqlCountQuery.append(" or lower(u.email) like lower(3) )");</w:t>
      </w:r>
      <w:r w:rsidRPr="00275D42">
        <w:rPr>
          <w:color w:val="000000" w:themeColor="text1"/>
          <w:sz w:val="28"/>
          <w:szCs w:val="28"/>
        </w:rPr>
        <w:br/>
        <w:t>}</w:t>
      </w:r>
      <w:r w:rsidRPr="00275D42">
        <w:rPr>
          <w:color w:val="000000" w:themeColor="text1"/>
          <w:sz w:val="28"/>
          <w:szCs w:val="28"/>
        </w:rPr>
        <w:br/>
      </w:r>
      <w:r w:rsidRPr="00275D42">
        <w:rPr>
          <w:color w:val="000000" w:themeColor="text1"/>
          <w:sz w:val="28"/>
          <w:szCs w:val="28"/>
        </w:rPr>
        <w:br/>
      </w:r>
      <w:r w:rsidRPr="00275D42">
        <w:rPr>
          <w:color w:val="000000" w:themeColor="text1"/>
          <w:sz w:val="28"/>
          <w:szCs w:val="28"/>
        </w:rPr>
        <w:br/>
        <w:t>Query selectCountQuery = entityManager.createQuery(sqlCountQuery.toString());</w:t>
      </w:r>
      <w:r w:rsidRPr="00275D42">
        <w:rPr>
          <w:color w:val="000000" w:themeColor="text1"/>
          <w:sz w:val="28"/>
          <w:szCs w:val="28"/>
        </w:rPr>
        <w:br/>
        <w:t xml:space="preserve"> Long totalElements = (long)selectCountQuery.getSingleResult();</w:t>
      </w:r>
      <w:r w:rsidRPr="00275D42">
        <w:rPr>
          <w:color w:val="000000" w:themeColor="text1"/>
          <w:sz w:val="28"/>
          <w:szCs w:val="28"/>
        </w:rPr>
        <w:br/>
        <w:t>if(StringUtils.</w:t>
      </w:r>
      <w:r w:rsidRPr="00275D42">
        <w:rPr>
          <w:i/>
          <w:iCs/>
          <w:color w:val="000000" w:themeColor="text1"/>
          <w:sz w:val="28"/>
          <w:szCs w:val="28"/>
        </w:rPr>
        <w:t>hasLength</w:t>
      </w:r>
      <w:r w:rsidRPr="00275D42">
        <w:rPr>
          <w:color w:val="000000" w:themeColor="text1"/>
          <w:sz w:val="28"/>
          <w:szCs w:val="28"/>
        </w:rPr>
        <w:t>(search)){</w:t>
      </w:r>
      <w:r w:rsidRPr="00275D42">
        <w:rPr>
          <w:color w:val="000000" w:themeColor="text1"/>
          <w:sz w:val="28"/>
          <w:szCs w:val="28"/>
        </w:rPr>
        <w:br/>
        <w:t xml:space="preserve">    selectQuery.setParameter("?1", String.</w:t>
      </w:r>
      <w:r w:rsidRPr="00275D42">
        <w:rPr>
          <w:i/>
          <w:iCs/>
          <w:color w:val="000000" w:themeColor="text1"/>
          <w:sz w:val="28"/>
          <w:szCs w:val="28"/>
        </w:rPr>
        <w:t>format</w:t>
      </w:r>
      <w:r w:rsidRPr="00275D42">
        <w:rPr>
          <w:color w:val="000000" w:themeColor="text1"/>
          <w:sz w:val="28"/>
          <w:szCs w:val="28"/>
        </w:rPr>
        <w:t>("%%%s%%", search));</w:t>
      </w:r>
      <w:r w:rsidRPr="00275D42">
        <w:rPr>
          <w:color w:val="000000" w:themeColor="text1"/>
          <w:sz w:val="28"/>
          <w:szCs w:val="28"/>
        </w:rPr>
        <w:br/>
        <w:t xml:space="preserve">    selectQuery.setParameter("?2", String.</w:t>
      </w:r>
      <w:r w:rsidRPr="00275D42">
        <w:rPr>
          <w:i/>
          <w:iCs/>
          <w:color w:val="000000" w:themeColor="text1"/>
          <w:sz w:val="28"/>
          <w:szCs w:val="28"/>
        </w:rPr>
        <w:t>format</w:t>
      </w:r>
      <w:r w:rsidRPr="00275D42">
        <w:rPr>
          <w:color w:val="000000" w:themeColor="text1"/>
          <w:sz w:val="28"/>
          <w:szCs w:val="28"/>
        </w:rPr>
        <w:t>("%%%s%%", search));</w:t>
      </w:r>
      <w:r w:rsidRPr="00275D42">
        <w:rPr>
          <w:color w:val="000000" w:themeColor="text1"/>
          <w:sz w:val="28"/>
          <w:szCs w:val="28"/>
        </w:rPr>
        <w:br/>
        <w:t xml:space="preserve">    selectQuery.setParameter("?3", String.</w:t>
      </w:r>
      <w:r w:rsidRPr="00275D42">
        <w:rPr>
          <w:i/>
          <w:iCs/>
          <w:color w:val="000000" w:themeColor="text1"/>
          <w:sz w:val="28"/>
          <w:szCs w:val="28"/>
        </w:rPr>
        <w:t>format</w:t>
      </w:r>
      <w:r w:rsidRPr="00275D42">
        <w:rPr>
          <w:color w:val="000000" w:themeColor="text1"/>
          <w:sz w:val="28"/>
          <w:szCs w:val="28"/>
        </w:rPr>
        <w:t>("%%%s%%", search));</w:t>
      </w:r>
      <w:r w:rsidRPr="00275D42">
        <w:rPr>
          <w:color w:val="000000" w:themeColor="text1"/>
          <w:sz w:val="28"/>
          <w:szCs w:val="28"/>
        </w:rPr>
        <w:br/>
        <w:t>}</w:t>
      </w:r>
    </w:p>
    <w:p w14:paraId="20D39BF7" w14:textId="592D617A" w:rsidR="00275D42" w:rsidRPr="00275D42" w:rsidRDefault="00275D42" w:rsidP="00275D42">
      <w:pPr>
        <w:rPr>
          <w:color w:val="EE0000"/>
          <w:sz w:val="28"/>
          <w:szCs w:val="28"/>
        </w:rPr>
      </w:pPr>
      <w:r w:rsidRPr="00275D42">
        <w:rPr>
          <w:color w:val="EE0000"/>
          <w:sz w:val="28"/>
          <w:szCs w:val="28"/>
        </w:rPr>
        <w:t>// end code</w:t>
      </w:r>
    </w:p>
    <w:p w14:paraId="43909D09" w14:textId="77777777" w:rsidR="00275D42" w:rsidRPr="00275D42" w:rsidRDefault="00275D42" w:rsidP="00275D42">
      <w:pPr>
        <w:rPr>
          <w:color w:val="000000" w:themeColor="text1"/>
          <w:sz w:val="28"/>
          <w:szCs w:val="28"/>
        </w:rPr>
      </w:pPr>
    </w:p>
    <w:p w14:paraId="52991A3D" w14:textId="77777777" w:rsidR="00275D42" w:rsidRPr="00275D42" w:rsidRDefault="00275D42" w:rsidP="00275D42">
      <w:p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t xml:space="preserve">totalElements: </w:t>
      </w:r>
    </w:p>
    <w:p w14:paraId="631BCA06" w14:textId="77777777" w:rsidR="00275D42" w:rsidRPr="00275D42" w:rsidRDefault="00275D42" w:rsidP="00275D42">
      <w:pPr>
        <w:pStyle w:val="oancuaDanhsac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t>DB tra ve dung 1 gia tri duy nhat - so luong ban ghi thoa man dieu kien</w:t>
      </w:r>
    </w:p>
    <w:p w14:paraId="5BC1697E" w14:textId="77777777" w:rsidR="00275D42" w:rsidRPr="00275D42" w:rsidRDefault="00275D42" w:rsidP="00275D42">
      <w:pPr>
        <w:pStyle w:val="oancuaDanhsac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t>Hibernate/Jpa nhan ve mot Object -&gt; ep ve kieu Long</w:t>
      </w:r>
    </w:p>
    <w:p w14:paraId="19D5E540" w14:textId="7AEB7D32" w:rsidR="008568D8" w:rsidRPr="008568D8" w:rsidRDefault="00275D42" w:rsidP="008568D8">
      <w:pPr>
        <w:pStyle w:val="oancuaDanhsac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t>K</w:t>
      </w:r>
      <w:r w:rsidRPr="00275D42">
        <w:rPr>
          <w:color w:val="000000" w:themeColor="text1"/>
          <w:sz w:val="28"/>
          <w:szCs w:val="28"/>
        </w:rPr>
        <w:t>et qua cuoi cung: totalElements se chua tong so ban ghi tim duoc</w:t>
      </w:r>
    </w:p>
    <w:p w14:paraId="36E16E02" w14:textId="71716EBD" w:rsidR="00275D42" w:rsidRPr="00275D42" w:rsidRDefault="00275D42" w:rsidP="00275D42">
      <w:p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lastRenderedPageBreak/>
        <w:t>-</w:t>
      </w:r>
      <w:r w:rsidRPr="00275D42">
        <w:t xml:space="preserve"> </w:t>
      </w:r>
      <w:r w:rsidRPr="00275D42">
        <w:rPr>
          <w:color w:val="000000" w:themeColor="text1"/>
          <w:sz w:val="28"/>
          <w:szCs w:val="28"/>
        </w:rPr>
        <w:t>Giả sử trong DB bạn có 10 user, 3 user có firstName chứa "t", 2 user có lastName chứa "t", 3 user có email chứa "t"</w:t>
      </w:r>
      <w:r w:rsidR="008568D8">
        <w:rPr>
          <w:color w:val="000000" w:themeColor="text1"/>
          <w:sz w:val="28"/>
          <w:szCs w:val="28"/>
        </w:rPr>
        <w:t xml:space="preserve"> (Tìm kiếm theo chữ t theo toàn thể các trường).</w:t>
      </w:r>
    </w:p>
    <w:p w14:paraId="5F38CA87" w14:textId="77777777" w:rsidR="00275D42" w:rsidRPr="00275D42" w:rsidRDefault="00275D42" w:rsidP="00275D42">
      <w:pPr>
        <w:rPr>
          <w:color w:val="000000" w:themeColor="text1"/>
          <w:sz w:val="28"/>
          <w:szCs w:val="28"/>
        </w:rPr>
      </w:pPr>
    </w:p>
    <w:p w14:paraId="70696960" w14:textId="7E4AB165" w:rsidR="00275D42" w:rsidRPr="00275D42" w:rsidRDefault="00275D42" w:rsidP="00275D42">
      <w:p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br/>
      </w:r>
      <w:r w:rsidRPr="00275D42">
        <w:rPr>
          <w:color w:val="000000" w:themeColor="text1"/>
          <w:sz w:val="28"/>
          <w:szCs w:val="28"/>
        </w:rPr>
        <w:t>Câu query trên sẽ đếm tất cả bản ghi thỏa một trong các điều kiện đó.</w:t>
      </w:r>
    </w:p>
    <w:p w14:paraId="16FC786C" w14:textId="77777777" w:rsidR="00275D42" w:rsidRPr="00275D42" w:rsidRDefault="00275D42" w:rsidP="00275D42">
      <w:p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t>Ví dụ kết quả query trả về là 8</w:t>
      </w:r>
      <w:r w:rsidRPr="00275D42">
        <w:rPr>
          <w:color w:val="000000" w:themeColor="text1"/>
          <w:sz w:val="28"/>
          <w:szCs w:val="28"/>
        </w:rPr>
        <w:br/>
        <w:t>→ getSingleResult() trả về 8L (kiểu Long)</w:t>
      </w:r>
      <w:r w:rsidRPr="00275D42">
        <w:rPr>
          <w:color w:val="000000" w:themeColor="text1"/>
          <w:sz w:val="28"/>
          <w:szCs w:val="28"/>
        </w:rPr>
        <w:br/>
        <w:t>→ ép về (long) thì totalElements = 8.</w:t>
      </w:r>
    </w:p>
    <w:p w14:paraId="77145184" w14:textId="15D8BD43" w:rsidR="00275D42" w:rsidRPr="00275D42" w:rsidRDefault="00275D42" w:rsidP="00275D42">
      <w:pPr>
        <w:rPr>
          <w:color w:val="000000" w:themeColor="text1"/>
          <w:sz w:val="28"/>
          <w:szCs w:val="28"/>
        </w:rPr>
      </w:pPr>
      <w:r w:rsidRPr="00275D42">
        <w:rPr>
          <w:color w:val="000000" w:themeColor="text1"/>
          <w:sz w:val="28"/>
          <w:szCs w:val="28"/>
        </w:rPr>
        <w:br/>
      </w:r>
    </w:p>
    <w:p w14:paraId="0AFC211E" w14:textId="77777777" w:rsidR="00275D42" w:rsidRPr="00275D42" w:rsidRDefault="00275D42" w:rsidP="00275D42">
      <w:pPr>
        <w:rPr>
          <w:color w:val="000000" w:themeColor="text1"/>
          <w:sz w:val="28"/>
          <w:szCs w:val="28"/>
        </w:rPr>
      </w:pPr>
    </w:p>
    <w:p w14:paraId="46FD21EA" w14:textId="77777777" w:rsidR="00275D42" w:rsidRPr="00275D42" w:rsidRDefault="00275D42" w:rsidP="00275D42">
      <w:pPr>
        <w:rPr>
          <w:color w:val="000000" w:themeColor="text1"/>
          <w:sz w:val="28"/>
          <w:szCs w:val="28"/>
        </w:rPr>
      </w:pPr>
    </w:p>
    <w:p w14:paraId="4D99F2AB" w14:textId="7A9CA61C" w:rsidR="00275D42" w:rsidRPr="00275D42" w:rsidRDefault="00275D42" w:rsidP="00275D42">
      <w:pPr>
        <w:rPr>
          <w:ins w:id="1" w:author="Hoàng Trương" w:date="2025-08-30T18:48:00Z" w16du:dateUtc="2025-08-30T11:48:00Z"/>
          <w:color w:val="000000" w:themeColor="text1"/>
          <w:sz w:val="28"/>
          <w:szCs w:val="28"/>
        </w:rPr>
      </w:pPr>
    </w:p>
    <w:p w14:paraId="4EB5BFAC" w14:textId="77777777" w:rsidR="00275D42" w:rsidRPr="00275D42" w:rsidRDefault="00275D42" w:rsidP="00275D42">
      <w:pPr>
        <w:rPr>
          <w:ins w:id="2" w:author="Hoàng Trương" w:date="2025-08-30T18:48:00Z" w16du:dateUtc="2025-08-30T11:48:00Z"/>
          <w:sz w:val="28"/>
          <w:szCs w:val="28"/>
          <w:rPrChange w:id="3" w:author="Hoàng Trương" w:date="2025-08-30T18:51:00Z" w16du:dateUtc="2025-08-30T11:51:00Z">
            <w:rPr>
              <w:ins w:id="4" w:author="Hoàng Trương" w:date="2025-08-30T18:48:00Z" w16du:dateUtc="2025-08-30T11:48:00Z"/>
              <w:sz w:val="40"/>
              <w:szCs w:val="40"/>
            </w:rPr>
          </w:rPrChange>
        </w:rPr>
        <w:pPrChange w:id="5" w:author="Hoàng Trương" w:date="2025-08-30T18:48:00Z" w16du:dateUtc="2025-08-30T11:48:00Z">
          <w:pPr>
            <w:jc w:val="center"/>
          </w:pPr>
        </w:pPrChange>
      </w:pPr>
    </w:p>
    <w:p w14:paraId="71FA0FBF" w14:textId="77777777" w:rsidR="00275D42" w:rsidRPr="00275D42" w:rsidRDefault="00275D42" w:rsidP="00275D42">
      <w:pPr>
        <w:rPr>
          <w:sz w:val="40"/>
          <w:szCs w:val="40"/>
        </w:rPr>
      </w:pPr>
    </w:p>
    <w:sectPr w:rsidR="00275D42" w:rsidRPr="00275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652F0"/>
    <w:multiLevelType w:val="hybridMultilevel"/>
    <w:tmpl w:val="BC5CBCFA"/>
    <w:lvl w:ilvl="0" w:tplc="663C8C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7351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àng Trương">
    <w15:presenceInfo w15:providerId="Windows Live" w15:userId="018745c74d2e3d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42"/>
    <w:rsid w:val="0016467C"/>
    <w:rsid w:val="00275D42"/>
    <w:rsid w:val="006B61CB"/>
    <w:rsid w:val="0085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CA9A"/>
  <w15:chartTrackingRefBased/>
  <w15:docId w15:val="{F3F3544D-B23B-4AF2-A04C-9B7D3A9C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27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7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75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7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75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7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7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7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7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75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75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75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75D4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75D4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75D4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75D4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75D4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75D4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7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7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7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7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7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75D4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75D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75D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75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75D4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75D42"/>
    <w:rPr>
      <w:b/>
      <w:bCs/>
      <w:smallCaps/>
      <w:color w:val="0F4761" w:themeColor="accent1" w:themeShade="BF"/>
      <w:spacing w:val="5"/>
    </w:rPr>
  </w:style>
  <w:style w:type="paragraph" w:styleId="Duytlai">
    <w:name w:val="Revision"/>
    <w:hidden/>
    <w:uiPriority w:val="99"/>
    <w:semiHidden/>
    <w:rsid w:val="00275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2</cp:revision>
  <dcterms:created xsi:type="dcterms:W3CDTF">2025-08-30T11:47:00Z</dcterms:created>
  <dcterms:modified xsi:type="dcterms:W3CDTF">2025-08-30T15:56:00Z</dcterms:modified>
</cp:coreProperties>
</file>